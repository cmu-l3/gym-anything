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PATENT LICENSE AGREEMENT</w:t>
      </w:r>
    </w:p>
    <w:p/>
    <w:p>
      <w:r>
        <w:t>This Patent License Agreement ("Agreement") is entered into as of November 1, 2024 ("Effective Date") by and between:</w:t>
      </w:r>
    </w:p>
    <w:p/>
    <w:p>
      <w:r>
        <w:t>BioSynthetics Corporation, a Delaware corporation, having its principal place of business at 2400 Innovation Drive, Research Triangle Park, NC 27709 ("Licensor"); and</w:t>
      </w:r>
    </w:p>
    <w:p/>
    <w:p>
      <w:r>
        <w:t>MedTech Innovations LLC, a California limited liability company, having its principal place of business at 500 Biotech Boulevard, San Diego, CA 92121 ("Licensee").</w:t>
      </w:r>
    </w:p>
    <w:p/>
    <w:p>
      <w:pPr>
        <w:pStyle w:val="Heading1"/>
      </w:pPr>
      <w:r>
        <w:t>SECTION 1. DEFINITIONS</w:t>
      </w:r>
    </w:p>
    <w:p/>
    <w:p>
      <w:r>
        <w:t>1.1 "Affiliate" means any corporation or other entity that directly or indirectly controls, is controlled by, or is under common control with a Party. "Control" means ownership of more than fifty percent (50%) of the outstanding voting securities of a corporation, or equivalent decision-making authority.</w:t>
      </w:r>
    </w:p>
    <w:p/>
    <w:p>
      <w:r>
        <w:t>1.2 "Licensed Products" means any product, composition, device, or method whose development, manufacture, use, sale, or importation would, absent the license granted herein, infringe one or more Valid Claims of the Patent Rights.</w:t>
      </w:r>
    </w:p>
    <w:p/>
    <w:p>
      <w:r>
        <w:t>1.3 "Net Sales" means the gross invoice price billed by Licensee or its Affiliates for Licensed Products sold, less: (i) trade, cash, and quantity discounts; (ii) credits or allowances for returned goods; (iii) freight, insurance, and other transportation expenses; and (iv) sales and use taxes.</w:t>
      </w:r>
    </w:p>
    <w:p/>
    <w:p>
      <w:r>
        <w:t>1.4 "Patent Rights" means United States Patent No. 11,584,921 entitled "Compositions and Methods for CRISPR-Mediated Genomic Modification," and any continuations, divisionals, reissues, reexaminations, or foreign counterparts.</w:t>
      </w:r>
    </w:p>
    <w:p/>
    <w:p>
      <w:r>
        <w:t>1.5 "Territory" means worldwide.</w:t>
      </w:r>
    </w:p>
    <w:p/>
    <w:p>
      <w:r>
        <w:t>1.6 "Valid Claim" means a claim of an issued, unexpired patent within the Patent Rights that has not been held invalid or unenforceable by a court or other governmental agency of competent jurisdiction.</w:t>
      </w:r>
    </w:p>
    <w:p/>
    <w:p>
      <w:pPr>
        <w:pStyle w:val="Heading1"/>
      </w:pPr>
      <w:r>
        <w:t>SECTION 2. GRANT OF LICENSE</w:t>
      </w:r>
    </w:p>
    <w:p>
      <w:r>
        <w:t xml:space="preserve">2.1 Subject to the terms and conditions of this Agreement, Licensor hereby grants to Licensee a worldwide, royalty-bearing, </w:t>
      </w:r>
      <w:del w:id="1" w:author="J. Morrison" w:date="2024-11-15T10:00:00Z">
        <w:r>
          <w:delText>non-exclusive</w:delText>
        </w:r>
      </w:del>
      <w:ins w:id="2" w:author="R. Chen" w:date="2024-11-16T09:00:00Z">
        <w:r>
          <w:t>non-exclusive and sublicensable</w:t>
        </w:r>
      </w:ins>
      <w:r>
        <w:t xml:space="preserve"> license under the Patent Rights to make, have made, use, sell, offer for sale, import, and otherwise commercialize Licensed Products throughout the Territory during the Term of this Agreement.</w:t>
      </w:r>
    </w:p>
    <w:p/>
    <w:p>
      <w:r>
        <w:t>2.2 Licensor reserves the right to practice the Patent Rights for research, educational, and other non-commercial purposes, and to grant licenses to non-profit research institutions for non-commercial research purposes.</w:t>
      </w:r>
    </w:p>
    <w:p/>
    <w:p>
      <w:r>
        <w:t>2.3 Licensee shall have the right to grant sublicenses to Affiliates only, provided that: (a) Licensee provides written notice to Licensor within thirty (30) days of granting any such sublicense; (b) each sublicensee agrees to be bound by terms at least as protective of Licensor as those in this Agreement; and (c) Licensee remains liable for all obligations of its sublicensees.</w:t>
      </w:r>
    </w:p>
    <w:p/>
    <w:p>
      <w:pPr>
        <w:pStyle w:val="Heading1"/>
      </w:pPr>
      <w:r>
        <w:t>SECTION 3. ROYALTIES AND PAYMENTS</w:t>
      </w:r>
    </w:p>
    <w:p/>
    <w:p>
      <w:r>
        <w:t>3.1 Upfront License Fee. Licensee shall pay to Licensor a non-refundable upfront license fee of Three Hundred Fifty Thousand Dollars (USD $350,000) within thirty (30) days of the Effective Date.</w:t>
      </w:r>
    </w:p>
    <w:p/>
    <w:p>
      <w:r>
        <w:t>3.2 Milestone Payments. Licensee shall pay to Licensor the following non-refundable milestone payments upon first achievement of each milestone: (a) USD $750,000 upon initiation of the first Phase I clinical trial; (b) USD $2,000,000 upon initiation of the first Phase III clinical trial; (c) USD $5,000,000 upon first FDA regulatory approval of a Licensed Product; (d) USD $3,000,000 upon first regulatory approval in the EU or Japan.</w:t>
      </w:r>
    </w:p>
    <w:p/>
    <w:p>
      <w:r>
        <w:t>3.3 Running Royalties. Licensee shall pay running royalties on Net Sales at: (a) 3.0% on the first USD $50,000,000 of annual Net Sales; (b) 4.0% on annual Net Sales between USD $50,000,001 and USD $200,000,000; (c) 5.0% on annual Net Sales exceeding USD $200,000,000.</w:t>
      </w:r>
    </w:p>
    <w:p/>
    <w:p>
      <w:pPr>
        <w:pStyle w:val="Heading1"/>
      </w:pPr>
      <w:r>
        <w:t>SECTION 4. INTELLECTUAL PROPERTY</w:t>
      </w:r>
    </w:p>
    <w:p/>
    <w:p>
      <w:r>
        <w:t>4.1 Licensor Improvements. As between the Parties, Licensor shall retain all right, title, and interest in and to any improvements to the Patent Rights conceived or reduced to practice solely by Licensor's employees or agents.</w:t>
      </w:r>
    </w:p>
    <w:p/>
    <w:p>
      <w:r>
        <w:t>4.2 Licensee Improvements. Licensee shall own all right, title, and interest in and to any improvements to the Licensed Products or processes conceived or reduced to practice solely by Licensee's employees during the Term.</w:t>
      </w:r>
    </w:p>
    <w:p/>
    <w:p>
      <w:r>
        <w:t>4.3 Joint Improvements. Improvements conceived jointly by employees of both Parties shall be jointly owned, and each Party shall have the right to exploit such joint improvements without accounting to the other Party, subject to the royalty obligations set forth in Section 3.</w:t>
      </w:r>
    </w:p>
    <w:p/>
    <w:p>
      <w:pPr>
        <w:pStyle w:val="Heading1"/>
      </w:pPr>
      <w:r>
        <w:t>SECTION 5. TERM AND TERMINATION</w:t>
      </w:r>
    </w:p>
    <w:p/>
    <w:p>
      <w:r>
        <w:t>5.1 Term. This Agreement shall commence on the Effective Date and shall continue in full force and effect until the expiration of the last-to-expire Valid Claim of the Patent Rights, unless earlier terminated under this Section 5.</w:t>
      </w:r>
    </w:p>
    <w:p>
      <w:r>
        <w:t xml:space="preserve">5.2 Either Party may terminate this Agreement upon written notice if the other Party materially breaches this Agreement and fails to cure such breach within </w:t>
      </w:r>
      <w:del w:id="3" w:author="J. Morrison" w:date="2024-11-15T10:00:00Z">
        <w:r>
          <w:delText>sixty (60) days</w:delText>
        </w:r>
      </w:del>
      <w:ins w:id="4" w:author="R. Chen" w:date="2024-11-16T09:00:00Z">
        <w:r>
          <w:t>thirty (30) days</w:t>
        </w:r>
      </w:ins>
      <w:r>
        <w:t xml:space="preserve"> after receipt of written notice specifying in reasonable detail the nature of such breach; provided that no cure period shall apply to payment obligations, which must be cured within fifteen (15) days.</w:t>
      </w:r>
    </w:p>
    <w:p/>
    <w:p>
      <w:r>
        <w:t>5.3 Licensor may terminate this Agreement immediately upon written notice to Licensee if Licensee: (a) files for bankruptcy, becomes insolvent, or makes an assignment for the benefit of creditors; (b) challenges the validity or enforceability of any Patent Rights; or (c) fails to pay any amounts due hereunder within fifteen (15) days after receiving notice of such failure.</w:t>
      </w:r>
    </w:p>
    <w:p/>
    <w:p>
      <w:r>
        <w:t>5.4 Effects of Termination. Upon termination or expiration, all licenses granted hereunder shall immediately terminate, Licensee shall cease all manufacture, use, and sale of Licensed Products, and each Party shall return or destroy the other Party's Confidential Information within thirty (30) days.</w:t>
      </w:r>
    </w:p>
    <w:p/>
    <w:p>
      <w:pPr>
        <w:pStyle w:val="Heading1"/>
      </w:pPr>
      <w:r>
        <w:t>SECTION 6. REPRESENTATIONS AND WARRANTIES</w:t>
      </w:r>
    </w:p>
    <w:p/>
    <w:p>
      <w:r>
        <w:t>6.1 Mutual Representations. Each Party represents and warrants that: (a) it is duly organized, validly existing, and in good standing; (b) it has full power and authority to execute this Agreement; (c) this Agreement constitutes a valid and binding obligation; and (d) its execution will not conflict with any other agreement to which it is a party.</w:t>
      </w:r>
    </w:p>
    <w:p/>
    <w:p>
      <w:r>
        <w:t>6.2 Licensor Representations. Licensor represents and warrants that: (a) to Licensor's knowledge, it is the sole owner of the Patent Rights; (b) Licensor has not previously granted licenses that would conflict with the licenses granted herein; and (c) to Licensor's knowledge, the Patent Rights are valid and enforceable.</w:t>
      </w:r>
    </w:p>
    <w:p/>
    <w:p>
      <w:pPr>
        <w:pStyle w:val="Heading1"/>
      </w:pPr>
      <w:r>
        <w:t>SECTION 7. INDEMNIFICATION AND LIABILITY</w:t>
      </w:r>
    </w:p>
    <w:p/>
    <w:p>
      <w:r>
        <w:t>7.1 Indemnification by Licensee. Licensee shall indemnify, defend, and hold harmless Licensor and its officers, directors, employees, and agents from and against any and all claims, damages, losses, costs, and expenses (including reasonable attorneys' fees) arising out of: (a) Licensee's development, manufacture, use, sale, or importation of Licensed Products; (b) any breach by Licensee of this Agreement; or (c) the gross negligence of Licensee.</w:t>
      </w:r>
    </w:p>
    <w:p/>
    <w:p>
      <w:r>
        <w:t>7.2 LIMITATION OF LIABILITY. IN NO EVENT SHALL EITHER PARTY BE LIABLE FOR INDIRECT, INCIDENTAL, SPECIAL, CONSEQUENTIAL, PUNITIVE, OR EXEMPLARY DAMAGES. EACH PARTY'S CUMULATIVE LIABILITY SHALL NOT EXCEED AMOUNTS PAID IN THE TWELVE (12) MONTHS PRECEDING THE CLAIM.</w:t>
      </w:r>
    </w:p>
    <w:p/>
    <w:p>
      <w:pPr>
        <w:pStyle w:val="Heading1"/>
      </w:pPr>
      <w:r>
        <w:t>SECTION 8. MISCELLANEOUS</w:t>
      </w:r>
    </w:p>
    <w:p/>
    <w:p>
      <w:r>
        <w:t>8.1 Governing Law. This Agreement shall be governed by the laws of the State of Delaware, without regard to conflict of laws provisions. Any dispute shall be subject to the exclusive jurisdiction of the federal and state courts in Wilmington, Delaware.</w:t>
      </w:r>
    </w:p>
    <w:p/>
    <w:p>
      <w:r>
        <w:t>8.2 Entire Agreement. This Agreement constitutes the entire agreement between the Parties with respect to the subject matter hereof, and supersedes all prior negotiations, representations, warranties, and understandings of the Parties.</w:t>
      </w:r>
    </w:p>
    <w:p/>
    <w:p>
      <w:r>
        <w:t>8.3 Amendment. This Agreement may not be amended or modified except by a written instrument signed by authorized representatives of both Parties.</w:t>
      </w:r>
    </w:p>
    <w:p/>
    <w:p>
      <w:r>
        <w:t>IN WITNESS WHEREOF, the Parties have executed this Agreement as of the date first written above.</w:t>
      </w:r>
    </w:p>
    <w:p/>
    <w:p>
      <w:r>
        <w:t>BIOSYNTHETICS CORPORATION                    MEDTECH INNOVATIONS LLC</w:t>
      </w:r>
    </w:p>
    <w:p>
      <w:r>
        <w:t>By: ___________________________              By: ___________________________</w:t>
      </w:r>
    </w:p>
    <w:p>
      <w:r>
        <w:t>Name:                                        Name:</w:t>
      </w:r>
    </w:p>
    <w:p>
      <w:r>
        <w:t>Title:                                       Title:</w:t>
      </w:r>
    </w:p>
    <w:p>
      <w:r>
        <w:t>Date: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